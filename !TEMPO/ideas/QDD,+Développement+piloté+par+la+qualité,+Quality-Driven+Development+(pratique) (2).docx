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1DD2" w14:textId="77777777" w:rsidR="00000000" w:rsidRDefault="00000000">
      <w:pPr>
        <w:pStyle w:val="Titre1"/>
        <w:rPr>
          <w:rFonts w:eastAsia="Times New Roman"/>
        </w:rPr>
      </w:pPr>
      <w:r>
        <w:rPr>
          <w:rFonts w:eastAsia="Times New Roman"/>
        </w:rPr>
        <w:t>QDD, Développement piloté par la qualité, Quality-Driven Development (pratique)</w:t>
      </w:r>
    </w:p>
    <w:p w14:paraId="4933E71E" w14:textId="79264AD4" w:rsidR="00000000" w:rsidRDefault="00000000">
      <w:pPr>
        <w:rPr>
          <w:rFonts w:eastAsia="Times New Roman"/>
        </w:rPr>
      </w:pPr>
      <w:hyperlink r:id="rId5" w:history="1">
        <w:r>
          <w:rPr>
            <w:rStyle w:val="Lienhypertexte"/>
            <w:rFonts w:eastAsia="Times New Roman"/>
          </w:rPr>
          <w:t>QDD, Développement piloté par la qualité, Quality-Driven Development</w:t>
        </w:r>
      </w:hyperlink>
      <w:r>
        <w:rPr>
          <w:rFonts w:eastAsia="Times New Roman"/>
        </w:rPr>
        <w:t xml:space="preserve"> </w:t>
      </w:r>
    </w:p>
    <w:p w14:paraId="67363E0A" w14:textId="77777777" w:rsidR="00000000" w:rsidRDefault="00000000">
      <w:pPr>
        <w:pStyle w:val="NormalWeb"/>
      </w:pPr>
      <w:r>
        <w:t>Le QDD place la qualité au cœur du développement, au-delà des tests. Il vise à la satisfaction et la confiance globale à travers des objectifs optimum.</w:t>
      </w:r>
    </w:p>
    <w:p w14:paraId="26F7052A" w14:textId="77777777" w:rsidR="00000000" w:rsidRDefault="00000000">
      <w:pPr>
        <w:pStyle w:val="NormalWeb"/>
      </w:pPr>
      <w:r>
        <w:rPr>
          <w:rStyle w:val="lev"/>
        </w:rPr>
        <w:t xml:space="preserve">Importance de la Qualité Dès le Début : </w:t>
      </w:r>
      <w:r>
        <w:t>Commencer à établir la qualité dès les premières phases de conception du produit. La qualité doit guider toutes les étapes du développement, de la définition à la mise en œuvre, en passant par la surveillance et l’amélioration continue.</w:t>
      </w:r>
    </w:p>
    <w:p w14:paraId="6D8DD593" w14:textId="77777777" w:rsidR="00000000" w:rsidRDefault="00000000">
      <w:pPr>
        <w:pStyle w:val="Titre1"/>
        <w:rPr>
          <w:rFonts w:eastAsia="Times New Roman"/>
        </w:rPr>
      </w:pPr>
      <w:r>
        <w:rPr>
          <w:rFonts w:eastAsia="Times New Roman"/>
        </w:rPr>
        <w:t>3 principes en continus de l’assurance qualité</w:t>
      </w:r>
    </w:p>
    <w:p w14:paraId="754766E1" w14:textId="77777777" w:rsidR="00000000" w:rsidRDefault="00000000">
      <w:pPr>
        <w:pStyle w:val="NormalWeb"/>
        <w:numPr>
          <w:ilvl w:val="0"/>
          <w:numId w:val="1"/>
        </w:numPr>
      </w:pPr>
      <w:r>
        <w:rPr>
          <w:rStyle w:val="lev"/>
        </w:rPr>
        <w:t>S’identifier</w:t>
      </w:r>
      <w:r>
        <w:t xml:space="preserve"> : Chaque membre de l’organisation doit comprendre son rôle en matière de qualité.</w:t>
      </w:r>
    </w:p>
    <w:p w14:paraId="4F42B6F4" w14:textId="77777777" w:rsidR="00000000" w:rsidRDefault="00000000">
      <w:pPr>
        <w:pStyle w:val="NormalWeb"/>
        <w:numPr>
          <w:ilvl w:val="0"/>
          <w:numId w:val="1"/>
        </w:numPr>
      </w:pPr>
      <w:r>
        <w:rPr>
          <w:rStyle w:val="lev"/>
        </w:rPr>
        <w:t>Se mesurer</w:t>
      </w:r>
      <w:r>
        <w:t xml:space="preserve"> : Utiliser des métriques pour évaluer la qualité.</w:t>
      </w:r>
    </w:p>
    <w:p w14:paraId="4D719A2A" w14:textId="77777777" w:rsidR="00000000" w:rsidRDefault="00000000">
      <w:pPr>
        <w:pStyle w:val="NormalWeb"/>
        <w:numPr>
          <w:ilvl w:val="0"/>
          <w:numId w:val="1"/>
        </w:numPr>
      </w:pPr>
      <w:r>
        <w:rPr>
          <w:rStyle w:val="lev"/>
        </w:rPr>
        <w:t>S’améliorer</w:t>
      </w:r>
      <w:r>
        <w:t xml:space="preserve"> : Mettre en place des plans de gestion de la qualité et des objectifs d’amélioration continue.</w:t>
      </w:r>
    </w:p>
    <w:p w14:paraId="1A3409D6" w14:textId="77777777" w:rsidR="00000000" w:rsidRDefault="00000000">
      <w:pPr>
        <w:pStyle w:val="Titre1"/>
        <w:rPr>
          <w:rFonts w:eastAsia="Times New Roman"/>
        </w:rPr>
      </w:pPr>
      <w:r>
        <w:rPr>
          <w:rFonts w:eastAsia="Times New Roman"/>
        </w:rPr>
        <w:t>3 approches pour se responsabiliser envers la qualité</w:t>
      </w:r>
    </w:p>
    <w:p w14:paraId="596A22A5" w14:textId="77777777" w:rsidR="00000000" w:rsidRDefault="00000000">
      <w:pPr>
        <w:pStyle w:val="NormalWeb"/>
        <w:numPr>
          <w:ilvl w:val="0"/>
          <w:numId w:val="2"/>
        </w:numPr>
      </w:pPr>
      <w:r>
        <w:rPr>
          <w:rStyle w:val="lev"/>
        </w:rPr>
        <w:t>Prendre conscience de la qualité</w:t>
      </w:r>
      <w:r>
        <w:t xml:space="preserve"> (responsabilité partagée pour assurer la qualité)</w:t>
      </w:r>
    </w:p>
    <w:p w14:paraId="57BFEDDB" w14:textId="77777777" w:rsidR="00000000" w:rsidRDefault="00000000">
      <w:pPr>
        <w:pStyle w:val="NormalWeb"/>
        <w:numPr>
          <w:ilvl w:val="1"/>
          <w:numId w:val="2"/>
        </w:numPr>
      </w:pPr>
      <w:r>
        <w:t>Mentalité axée sur la qualité : Le QDD commence par un changement de mentalité visant à prioriser la qualité dès le départ. Cela implique d’adopter une approche axée sur la qualité dans toute l’organisation, et pas seulement au sein des équipes de test.</w:t>
      </w:r>
    </w:p>
    <w:p w14:paraId="7914C332" w14:textId="77777777" w:rsidR="00000000" w:rsidRDefault="00000000">
      <w:pPr>
        <w:pStyle w:val="NormalWeb"/>
        <w:numPr>
          <w:ilvl w:val="1"/>
          <w:numId w:val="2"/>
        </w:numPr>
      </w:pPr>
      <w:r>
        <w:t>Changements culturels et procéduraux : La mise en œuvre du QDD nécessite souvent des changements dans la culture organisationnelle et les processus, y compris une meilleure communication avec la direction sur les impacts des stratégies axées sur la qualité et un réalignement des délais de livraison des projets.</w:t>
      </w:r>
    </w:p>
    <w:p w14:paraId="2C9150CC" w14:textId="77777777" w:rsidR="00000000" w:rsidRDefault="00000000">
      <w:pPr>
        <w:pStyle w:val="NormalWeb"/>
        <w:numPr>
          <w:ilvl w:val="0"/>
          <w:numId w:val="2"/>
        </w:numPr>
      </w:pPr>
      <w:r>
        <w:rPr>
          <w:rStyle w:val="lev"/>
        </w:rPr>
        <w:t>Être ambassadeur de la qualité</w:t>
      </w:r>
      <w:r>
        <w:t xml:space="preserve"> (promotion et suivi de la qualité)</w:t>
      </w:r>
    </w:p>
    <w:p w14:paraId="5DD570DC" w14:textId="77777777" w:rsidR="00000000" w:rsidRDefault="00000000">
      <w:pPr>
        <w:pStyle w:val="NormalWeb"/>
        <w:numPr>
          <w:ilvl w:val="1"/>
          <w:numId w:val="2"/>
        </w:numPr>
      </w:pPr>
      <w:r>
        <w:t>Intégration dans les équipes agiles : Dans les environnements agiles, les ambassadeurs qualité sont activement impliquées dans les sessions de raffinement des histoires et dans la définition des normes de qualité et des critères d’acceptation. Cela garantit que la qualité est intégrée dès le départ.</w:t>
      </w:r>
    </w:p>
    <w:p w14:paraId="60577E16" w14:textId="77777777" w:rsidR="00000000" w:rsidRDefault="00000000">
      <w:pPr>
        <w:pStyle w:val="NormalWeb"/>
        <w:numPr>
          <w:ilvl w:val="1"/>
          <w:numId w:val="2"/>
        </w:numPr>
      </w:pPr>
      <w:r>
        <w:t>Collaboration : Le QDD met l’accent sur la collaboration entre les développeurs, tous les parties prenantes pour s’assurer que la qualité est une responsabilité partagée. Cette approche collaborative aide à équilibrer les efforts de développement et de QA.</w:t>
      </w:r>
    </w:p>
    <w:p w14:paraId="178D0DDA" w14:textId="77777777" w:rsidR="00000000" w:rsidRDefault="00000000">
      <w:pPr>
        <w:pStyle w:val="NormalWeb"/>
        <w:numPr>
          <w:ilvl w:val="0"/>
          <w:numId w:val="2"/>
        </w:numPr>
      </w:pPr>
      <w:r>
        <w:rPr>
          <w:rStyle w:val="lev"/>
        </w:rPr>
        <w:t>Prioriser la qualité</w:t>
      </w:r>
      <w:r>
        <w:t xml:space="preserve"> (prioriser la qualité dès le départ et en continue)</w:t>
      </w:r>
    </w:p>
    <w:p w14:paraId="19592157" w14:textId="77777777" w:rsidR="00000000" w:rsidRDefault="00000000">
      <w:pPr>
        <w:pStyle w:val="NormalWeb"/>
        <w:numPr>
          <w:ilvl w:val="1"/>
          <w:numId w:val="2"/>
        </w:numPr>
      </w:pPr>
      <w:r>
        <w:t>Qualité au cœur des processus : Mettre la qualité au centre de toutes les activités de développement. Cela signifie que chaque décision et chaque étape du processus de développement doivent être guidées par des considérations de qualité.</w:t>
      </w:r>
    </w:p>
    <w:p w14:paraId="0B60C27A" w14:textId="77777777" w:rsidR="00000000" w:rsidRDefault="00000000">
      <w:pPr>
        <w:pStyle w:val="NormalWeb"/>
        <w:ind w:left="1440"/>
      </w:pPr>
      <w:r>
        <w:t>Piloté par la qualité : Établir la qualité avant le développement permet de bien définir les attentes et les critères de qualité dès le départ. Cela garantit que le développement est aligné avec ces critères, assurant ainsi un produit final de haute qualité. Cela permet aussi que chaque itération focus sur l’amélioration.</w:t>
      </w:r>
    </w:p>
    <w:p w14:paraId="1A117AD2" w14:textId="77777777" w:rsidR="00000000" w:rsidRDefault="00000000">
      <w:pPr>
        <w:pStyle w:val="Titre1"/>
        <w:rPr>
          <w:rFonts w:eastAsia="Times New Roman"/>
        </w:rPr>
      </w:pPr>
      <w:r>
        <w:rPr>
          <w:rFonts w:eastAsia="Times New Roman"/>
        </w:rPr>
        <w:t>3 techniques proactives de base pour assurer la qualité</w:t>
      </w:r>
    </w:p>
    <w:p w14:paraId="2BA17C1E" w14:textId="77777777" w:rsidR="00000000" w:rsidRDefault="00000000">
      <w:pPr>
        <w:pStyle w:val="NormalWeb"/>
        <w:numPr>
          <w:ilvl w:val="0"/>
          <w:numId w:val="3"/>
        </w:numPr>
      </w:pPr>
      <w:r>
        <w:rPr>
          <w:rStyle w:val="lev"/>
        </w:rPr>
        <w:t>Cartographier</w:t>
      </w:r>
      <w:r>
        <w:t xml:space="preserve"> : Identifier les zones à risque avec le MBT.</w:t>
      </w:r>
    </w:p>
    <w:p w14:paraId="6D235CB8" w14:textId="77777777" w:rsidR="00000000" w:rsidRDefault="00000000">
      <w:pPr>
        <w:pStyle w:val="NormalWeb"/>
        <w:numPr>
          <w:ilvl w:val="0"/>
          <w:numId w:val="3"/>
        </w:numPr>
      </w:pPr>
      <w:r>
        <w:rPr>
          <w:rStyle w:val="lev"/>
        </w:rPr>
        <w:t>Chronologiser</w:t>
      </w:r>
      <w:r>
        <w:t xml:space="preserve"> : Suivre les bugs et les tests à chaque phase du SDLC.</w:t>
      </w:r>
    </w:p>
    <w:p w14:paraId="00A8E62D" w14:textId="77777777" w:rsidR="00000000" w:rsidRDefault="00000000">
      <w:pPr>
        <w:pStyle w:val="NormalWeb"/>
        <w:numPr>
          <w:ilvl w:val="0"/>
          <w:numId w:val="3"/>
        </w:numPr>
      </w:pPr>
      <w:r>
        <w:rPr>
          <w:rStyle w:val="lev"/>
        </w:rPr>
        <w:t>Alerter et prévoir</w:t>
      </w:r>
      <w:r>
        <w:t xml:space="preserve"> : Mettre en place des systèmes d’alerte et des procédures de support.</w:t>
      </w:r>
    </w:p>
    <w:p w14:paraId="6A92EC0A" w14:textId="77777777" w:rsidR="00000000" w:rsidRDefault="00000000">
      <w:pPr>
        <w:pStyle w:val="Titre1"/>
        <w:rPr>
          <w:rFonts w:eastAsia="Times New Roman"/>
        </w:rPr>
      </w:pPr>
      <w:r>
        <w:rPr>
          <w:rFonts w:eastAsia="Times New Roman"/>
        </w:rPr>
        <w:t>Ce n’est pas !</w:t>
      </w:r>
    </w:p>
    <w:p w14:paraId="21763578" w14:textId="77777777" w:rsidR="00000000" w:rsidRDefault="00000000">
      <w:pPr>
        <w:pStyle w:val="NormalWeb"/>
      </w:pPr>
      <w:r>
        <w:t>Le QDD n'est pas une pratique de la pratique de l'assurance qualité !?</w:t>
      </w:r>
    </w:p>
    <w:p w14:paraId="4EEE08DF" w14:textId="77777777" w:rsidR="00000000" w:rsidRDefault="00000000">
      <w:pPr>
        <w:pStyle w:val="NormalWeb"/>
        <w:numPr>
          <w:ilvl w:val="0"/>
          <w:numId w:val="4"/>
        </w:numPr>
      </w:pPr>
      <w:del w:id="0" w:author="Unknown">
        <w:r>
          <w:delText>L'assurance qualité est une pratique de développement</w:delText>
        </w:r>
      </w:del>
    </w:p>
    <w:p w14:paraId="1CD72968" w14:textId="77777777" w:rsidR="00000000" w:rsidRDefault="00000000">
      <w:pPr>
        <w:pStyle w:val="NormalWeb"/>
        <w:numPr>
          <w:ilvl w:val="0"/>
          <w:numId w:val="4"/>
        </w:numPr>
      </w:pPr>
      <w:del w:id="1" w:author="Unknown">
        <w:r>
          <w:delText>L'assurance qualité est une pratique séparée et isolée du développement</w:delText>
        </w:r>
      </w:del>
    </w:p>
    <w:p w14:paraId="055C3ED2" w14:textId="77777777" w:rsidR="00000000" w:rsidRDefault="00000000">
      <w:pPr>
        <w:pStyle w:val="NormalWeb"/>
        <w:numPr>
          <w:ilvl w:val="0"/>
          <w:numId w:val="4"/>
        </w:numPr>
      </w:pPr>
      <w:del w:id="2" w:author="Unknown">
        <w:r>
          <w:delText>Plutôt des pratiques de qualité séparées des pratiques de développement</w:delText>
        </w:r>
      </w:del>
    </w:p>
    <w:p w14:paraId="3EE2AF11" w14:textId="77777777" w:rsidR="00000000" w:rsidRDefault="00000000">
      <w:pPr>
        <w:pStyle w:val="NormalWeb"/>
        <w:numPr>
          <w:ilvl w:val="0"/>
          <w:numId w:val="4"/>
        </w:numPr>
      </w:pPr>
      <w:r>
        <w:t>L'assurance qualité est dans toutes les pratiques de développement.</w:t>
      </w:r>
    </w:p>
    <w:p w14:paraId="19630289" w14:textId="77777777" w:rsidR="00000000" w:rsidRDefault="00000000">
      <w:pPr>
        <w:pStyle w:val="NormalWeb"/>
        <w:numPr>
          <w:ilvl w:val="0"/>
          <w:numId w:val="4"/>
        </w:numPr>
      </w:pPr>
      <w:r>
        <w:t>La qualité est le but, l'objectif, la mission des pratiques.</w:t>
      </w:r>
    </w:p>
    <w:p w14:paraId="0664EFB4" w14:textId="77777777" w:rsidR="00000000" w:rsidRDefault="00000000">
      <w:pPr>
        <w:pStyle w:val="NormalWeb"/>
      </w:pPr>
      <w:r>
        <w:t>Exemple : L'objectif d'être ou la pratique du S.O.L.I.D., clean code, DevSecOps, ci/cd, TDD/BDD, Agile, Lean, Six Sigma sont autant de moyens pour aider à offrir des produit de qualité parmi tant d'autres.</w:t>
      </w:r>
    </w:p>
    <w:p w14:paraId="694C8D20" w14:textId="77777777" w:rsidR="00000000" w:rsidRDefault="00000000">
      <w:pPr>
        <w:pStyle w:val="Titre1"/>
        <w:rPr>
          <w:rFonts w:eastAsia="Times New Roman"/>
        </w:rPr>
      </w:pPr>
      <w:r>
        <w:rPr>
          <w:rFonts w:eastAsia="Times New Roman"/>
        </w:rPr>
        <w:t>En conclusion</w:t>
      </w:r>
    </w:p>
    <w:p w14:paraId="38CF026E" w14:textId="77777777" w:rsidR="00000000" w:rsidRDefault="00000000">
      <w:pPr>
        <w:pStyle w:val="NormalWeb"/>
      </w:pPr>
      <w:r>
        <w:t>La qualité est au cœur du développement. Elle guide toutes les phases et ses étapes pour le développement, définir, planifier à implémenter, en passant par diffuser, surveiller et mesurer pour revenir à mieux définir.</w:t>
      </w:r>
    </w:p>
    <w:p w14:paraId="789D0ED3" w14:textId="77777777" w:rsidR="00000000" w:rsidRDefault="00000000">
      <w:pPr>
        <w:pStyle w:val="NormalWeb"/>
      </w:pPr>
      <w:r>
        <w:t>La QDD représente tous les aspects du développement. C'est nos exigences/requis, nos epics et stories, la définition des critères de réussite/succès et d'acceptation.</w:t>
      </w:r>
    </w:p>
    <w:p w14:paraId="3C4E9ED4" w14:textId="77777777" w:rsidR="00000000" w:rsidRDefault="00000000">
      <w:pPr>
        <w:pStyle w:val="NormalWeb"/>
      </w:pPr>
      <w:r>
        <w:t>La QDD est le conducteur du succès pour des réalisateurs fiers et confiants dans leur développement, visant un produit sain et des gents et utilisateurs confiant et satisfaits !</w:t>
      </w:r>
    </w:p>
    <w:p w14:paraId="2F2FED54" w14:textId="77777777" w:rsidR="00000000" w:rsidRDefault="00000000">
      <w:pPr>
        <w:rPr>
          <w:rFonts w:eastAsia="Times New Roman"/>
        </w:rPr>
      </w:pPr>
      <w:r>
        <w:rPr>
          <w:rFonts w:eastAsia="Times New Roman"/>
        </w:rPr>
        <w:pict w14:anchorId="129ECBCB">
          <v:rect id="_x0000_i1025" style="width:0;height:1.5pt" o:hralign="center" o:hrstd="t" o:hr="t" fillcolor="#a0a0a0" stroked="f"/>
        </w:pict>
      </w:r>
    </w:p>
    <w:p w14:paraId="5CB07FD6" w14:textId="77777777" w:rsidR="00000000" w:rsidRDefault="00000000">
      <w:pPr>
        <w:pStyle w:val="NormalWeb"/>
      </w:pPr>
      <w:r>
        <w:t xml:space="preserve">… prenons le temps de les comprendre, de s'engager et de les valoriser </w:t>
      </w:r>
      <w:r>
        <w:rPr>
          <w:noProof/>
        </w:rPr>
        <w:drawing>
          <wp:inline distT="0" distB="0" distL="0" distR="0" wp14:anchorId="70FCD407" wp14:editId="2E5F13F8">
            <wp:extent cx="152400" cy="152400"/>
            <wp:effectExtent l="0" t="0" r="0" b="0"/>
            <wp:docPr id="2" name="Image 2" descr="(sour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uri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27"/>
        <w:gridCol w:w="7417"/>
      </w:tblGrid>
      <w:tr w:rsidR="00000000" w14:paraId="3A5874C9" w14:textId="77777777">
        <w:trPr>
          <w:divId w:val="1043407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52A27" w14:textId="77777777" w:rsidR="00000000" w:rsidRDefault="00000000">
            <w:pPr>
              <w:pStyle w:val="Titre4"/>
              <w:rPr>
                <w:rFonts w:eastAsia="Times New Roman"/>
              </w:rPr>
            </w:pPr>
            <w:r>
              <w:rPr>
                <w:rFonts w:eastAsia="Times New Roman"/>
              </w:rPr>
              <w:t>Une nécessité</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F0C35" w14:textId="77777777" w:rsidR="00000000" w:rsidRDefault="00000000">
            <w:pPr>
              <w:pStyle w:val="NormalWeb"/>
              <w:numPr>
                <w:ilvl w:val="0"/>
                <w:numId w:val="5"/>
              </w:numPr>
            </w:pPr>
            <w:r>
              <w:rPr>
                <w:rStyle w:val="lev"/>
              </w:rPr>
              <w:t>Culture</w:t>
            </w:r>
            <w:r>
              <w:t xml:space="preserve"> : Culture, ADN, entraînement, conditionnement, réflexe, affirmation, respect, une propriété, un préalable au développement… Il est essentiel de s’engager pleinement, de se conditionner et de s’investir sans réserve pour garantir la qualité.</w:t>
            </w:r>
          </w:p>
          <w:p w14:paraId="681438C6" w14:textId="77777777" w:rsidR="00000000" w:rsidRDefault="00000000">
            <w:pPr>
              <w:pStyle w:val="NormalWeb"/>
              <w:numPr>
                <w:ilvl w:val="0"/>
                <w:numId w:val="5"/>
              </w:numPr>
            </w:pPr>
            <w:r>
              <w:rPr>
                <w:rStyle w:val="lev"/>
              </w:rPr>
              <w:t xml:space="preserve">Gouvernance, la qualité est l'affaire de tous </w:t>
            </w:r>
            <w:r>
              <w:t>: Nous avons tous la responsabilité de s'assurer de la qualité dans ce que nous faisons, trouvons les outils, validons avec les experts dans chaque domaines et les clients/utilisateurs, tous les moyens possible pour éviter et anticiper les catastrophes possible.</w:t>
            </w:r>
          </w:p>
          <w:p w14:paraId="6AD2F6F1" w14:textId="77777777" w:rsidR="00000000" w:rsidRDefault="00000000">
            <w:pPr>
              <w:pStyle w:val="NormalWeb"/>
              <w:numPr>
                <w:ilvl w:val="0"/>
                <w:numId w:val="5"/>
              </w:numPr>
            </w:pPr>
            <w:r>
              <w:rPr>
                <w:rStyle w:val="lev"/>
              </w:rPr>
              <w:t>Préservation</w:t>
            </w:r>
            <w:r>
              <w:t xml:space="preserve"> : S’assurer que la culture, la politique de test… reste en vie et aussi que cela reste une priorité !</w:t>
            </w:r>
          </w:p>
        </w:tc>
      </w:tr>
      <w:tr w:rsidR="00000000" w14:paraId="507D1F71" w14:textId="77777777">
        <w:trPr>
          <w:divId w:val="1043407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8518F6" w14:textId="77777777" w:rsidR="00000000" w:rsidRDefault="00000000">
            <w:pPr>
              <w:pStyle w:val="Titre4"/>
              <w:jc w:val="center"/>
              <w:rPr>
                <w:rFonts w:eastAsia="Times New Roman"/>
              </w:rPr>
            </w:pPr>
            <w:r>
              <w:rPr>
                <w:rFonts w:eastAsia="Times New Roman"/>
              </w:rPr>
              <w:t>Se mesurer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B7C53" w14:textId="77777777" w:rsidR="00000000" w:rsidRDefault="00000000">
            <w:pPr>
              <w:pStyle w:val="NormalWeb"/>
            </w:pPr>
            <w:r>
              <w:t>C'est le point de bascule vers la qualité, c'est ce qui défini les objectifs et propulse les solutions sans avoir besoin de vendre ou d'évangéliser... ce qui évite beaucoup de frustration et de petites guerres de clochés, plutôt que d’imposer une solution</w:t>
            </w:r>
          </w:p>
        </w:tc>
      </w:tr>
      <w:tr w:rsidR="00000000" w14:paraId="380D3CDF" w14:textId="77777777">
        <w:trPr>
          <w:divId w:val="1043407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C2118" w14:textId="77777777" w:rsidR="00000000" w:rsidRDefault="00000000">
            <w:pPr>
              <w:pStyle w:val="Titre4"/>
              <w:jc w:val="center"/>
              <w:rPr>
                <w:rFonts w:eastAsia="Times New Roman"/>
              </w:rPr>
            </w:pPr>
            <w:r>
              <w:rPr>
                <w:rFonts w:eastAsia="Times New Roman"/>
              </w:rPr>
              <w:t>Être proactif (prévention et anticipation)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E8DE8" w14:textId="77777777" w:rsidR="00000000" w:rsidRDefault="00000000">
            <w:pPr>
              <w:pStyle w:val="NormalWeb"/>
            </w:pPr>
            <w:r>
              <w:t>Rester en mode réactif dans la chasse aux bugs est un combat sans fin. Pour être plus efficaces et réellement réduire les bugs, nous devons adopter une approche proactive (prévention/anticipation).</w:t>
            </w:r>
          </w:p>
          <w:p w14:paraId="3E96BE3F" w14:textId="77777777" w:rsidR="00000000" w:rsidRDefault="00000000">
            <w:pPr>
              <w:pStyle w:val="NormalWeb"/>
            </w:pPr>
            <w:r>
              <w:t xml:space="preserve">Oui, il y a bien sûr </w:t>
            </w:r>
            <w:r>
              <w:rPr>
                <w:rStyle w:val="lev"/>
              </w:rPr>
              <w:t>valider, vérifier, tester</w:t>
            </w:r>
            <w:r>
              <w:t xml:space="preserve"> ! C’est un bon moyen de prévenir et d’anticiper, ne l’oublions pas. Cependant, bien documenter, ajouter des métriques et de la traçabilité, ainsi que placer les tests dans une cartographie pour nous permettre de mettre en place des tactiques sur les principes de test telles que : holistique en continu, optimisation (éliminer le superflu), hyperautomatisation, environnements de test hautes performances, amplifie considérablement notre capacité à être proactifs plutôt que simplement contrôler la qualité et toujours être en retard d’un coup en subissant les dégâts.</w:t>
            </w:r>
          </w:p>
        </w:tc>
      </w:tr>
    </w:tbl>
    <w:p w14:paraId="6EE50383" w14:textId="77777777" w:rsidR="00000000" w:rsidRDefault="00000000">
      <w:pPr>
        <w:pStyle w:val="NormalWeb"/>
      </w:pPr>
      <w:r>
        <w:t>En adoptant le QDD, les organisations peuvent réaliser des sorties plus rapides, réduire les retours en arrière et diminuer le nombre de correctifs urgents en production, ce qui conduit finalement à une plus grande satisfaction des clients et à des produits logiciels plus fiables.</w:t>
      </w:r>
    </w:p>
    <w:p w14:paraId="62C4A3E3" w14:textId="77777777" w:rsidR="00000000" w:rsidRDefault="00000000">
      <w:pPr>
        <w:pStyle w:val="NormalWeb"/>
        <w:numPr>
          <w:ilvl w:val="0"/>
          <w:numId w:val="6"/>
        </w:numPr>
      </w:pPr>
      <w:r>
        <w:t>Est-ce Agile ? Ce n’est pas une nécessité c’est un des nombreux moyens pour aider à faire de la qualité.</w:t>
      </w:r>
    </w:p>
    <w:p w14:paraId="2CD01980" w14:textId="77777777" w:rsidR="00000000" w:rsidRDefault="00000000">
      <w:pPr>
        <w:pStyle w:val="NormalWeb"/>
        <w:numPr>
          <w:ilvl w:val="0"/>
          <w:numId w:val="6"/>
        </w:numPr>
      </w:pPr>
      <w:r>
        <w:t>Est-ce Lean ? Ce n’est pas une nécessité c’est un des nombreux moyens pour aider à faire de la qualité.</w:t>
      </w:r>
    </w:p>
    <w:p w14:paraId="466F1BC4" w14:textId="77777777" w:rsidR="00000000" w:rsidRDefault="00000000">
      <w:pPr>
        <w:pStyle w:val="NormalWeb"/>
        <w:numPr>
          <w:ilvl w:val="0"/>
          <w:numId w:val="6"/>
        </w:numPr>
      </w:pPr>
      <w:r>
        <w:t>Est-ce six sigma ? Ce n’est pas une nécessité c’est un des nombreux moyens pour aider à faire de la qualité.</w:t>
      </w:r>
    </w:p>
    <w:p w14:paraId="2F8906FF" w14:textId="77777777" w:rsidR="00000000" w:rsidRDefault="00000000">
      <w:pPr>
        <w:pStyle w:val="NormalWeb"/>
        <w:numPr>
          <w:ilvl w:val="0"/>
          <w:numId w:val="6"/>
        </w:numPr>
      </w:pPr>
      <w:r>
        <w:t>DevOps, DevSecOps, QAOps ? Ce n’est pas une nécessité c’est un des nombreux moyens pour aider à faire de la qualité.</w:t>
      </w:r>
    </w:p>
    <w:p w14:paraId="36DE217B" w14:textId="77777777" w:rsidR="00000000" w:rsidRDefault="00000000">
      <w:pPr>
        <w:pStyle w:val="NormalWeb"/>
        <w:numPr>
          <w:ilvl w:val="0"/>
          <w:numId w:val="6"/>
        </w:numPr>
      </w:pPr>
      <w:r>
        <w:t>La sécurité dans le QDD ? Ici la sécurité fait partie intégrante de la qualité donc la sécurité drive le développement aussi</w:t>
      </w:r>
    </w:p>
    <w:p w14:paraId="02B7320C" w14:textId="77777777" w:rsidR="00000000" w:rsidRDefault="00000000">
      <w:pPr>
        <w:pStyle w:val="NormalWeb"/>
        <w:numPr>
          <w:ilvl w:val="0"/>
          <w:numId w:val="6"/>
        </w:numPr>
      </w:pPr>
      <w:r>
        <w:t>Versus TDD : Les tests est une des nombreuses solutions dans la qualité pour contrôler ou éviter les dugs, ici on défini les tests et on développe a partir de c’est tests, c’est a dire que les requis sont une couverture de tests.</w:t>
      </w:r>
    </w:p>
    <w:p w14:paraId="490798FA" w14:textId="77777777" w:rsidR="00000000" w:rsidRDefault="00000000">
      <w:pPr>
        <w:pStyle w:val="NormalWeb"/>
        <w:numPr>
          <w:ilvl w:val="0"/>
          <w:numId w:val="6"/>
        </w:numPr>
      </w:pPr>
      <w:r>
        <w:t>Versus ATDD : Encore ici nous somme dans les tests</w:t>
      </w:r>
    </w:p>
    <w:p w14:paraId="43848584" w14:textId="77777777" w:rsidR="00000000" w:rsidRDefault="00000000">
      <w:pPr>
        <w:pStyle w:val="NormalWeb"/>
        <w:numPr>
          <w:ilvl w:val="0"/>
          <w:numId w:val="6"/>
        </w:numPr>
      </w:pPr>
      <w:r>
        <w:t>Versus BDD : Encore ici nous somme dans les tests</w:t>
      </w:r>
    </w:p>
    <w:p w14:paraId="4E02E980" w14:textId="77777777" w:rsidR="00000000" w:rsidRDefault="00000000">
      <w:pPr>
        <w:pStyle w:val="NormalWeb"/>
        <w:numPr>
          <w:ilvl w:val="0"/>
          <w:numId w:val="6"/>
        </w:numPr>
      </w:pPr>
      <w:r>
        <w:t>Versus FDD : Ici nous sommes au niveau produit, moins test driven</w:t>
      </w:r>
    </w:p>
    <w:p w14:paraId="60C4B774" w14:textId="77777777" w:rsidR="00000000" w:rsidRDefault="00000000">
      <w:pPr>
        <w:pStyle w:val="NormalWeb"/>
        <w:numPr>
          <w:ilvl w:val="0"/>
          <w:numId w:val="6"/>
        </w:numPr>
      </w:pPr>
      <w:r>
        <w:t>Versus DDD : Ici nous sommes domaine driven</w:t>
      </w:r>
    </w:p>
    <w:p w14:paraId="75BEC2D1" w14:textId="77777777" w:rsidR="00000000" w:rsidRDefault="00000000">
      <w:pPr>
        <w:numPr>
          <w:ilvl w:val="0"/>
          <w:numId w:val="6"/>
        </w:numPr>
        <w:spacing w:beforeAutospacing="1" w:afterAutospacing="1"/>
        <w:rPr>
          <w:rFonts w:eastAsia="Times New Roman"/>
        </w:rPr>
      </w:pPr>
    </w:p>
    <w:p w14:paraId="3244B86C" w14:textId="77777777" w:rsidR="00000000" w:rsidRDefault="00000000">
      <w:pPr>
        <w:numPr>
          <w:ilvl w:val="0"/>
          <w:numId w:val="6"/>
        </w:numPr>
        <w:spacing w:beforeAutospacing="1" w:afterAutospacing="1"/>
        <w:rPr>
          <w:rFonts w:eastAsia="Times New Roman"/>
        </w:rPr>
      </w:pPr>
    </w:p>
    <w:p w14:paraId="1163E1AD" w14:textId="77777777" w:rsidR="00000000" w:rsidRDefault="00000000">
      <w:pPr>
        <w:pStyle w:val="NormalWeb"/>
        <w:numPr>
          <w:ilvl w:val="0"/>
          <w:numId w:val="7"/>
        </w:numPr>
        <w:divId w:val="1189224352"/>
      </w:pPr>
      <w:r>
        <w:rPr>
          <w:rStyle w:val="lev"/>
        </w:rPr>
        <w:t>Responsabilité Collective de la Qualité</w:t>
      </w:r>
    </w:p>
    <w:p w14:paraId="3FD5668A" w14:textId="77777777" w:rsidR="00000000" w:rsidRDefault="00000000">
      <w:pPr>
        <w:pStyle w:val="NormalWeb"/>
        <w:numPr>
          <w:ilvl w:val="1"/>
          <w:numId w:val="7"/>
        </w:numPr>
        <w:divId w:val="1189224352"/>
      </w:pPr>
      <w:r>
        <w:rPr>
          <w:rStyle w:val="lev"/>
        </w:rPr>
        <w:t>Développeurs</w:t>
      </w:r>
      <w:r>
        <w:t xml:space="preserve"> : Les développeurs sont responsables du produit, ils doivent valider la qualité du code et que la qualité du produit est bien assurée. Les développeurs ont plusieurs chapeaux : DevOps, Product Owner, Quality Analyste/Manager, Scrum Master, Delivery Manager…</w:t>
      </w:r>
    </w:p>
    <w:p w14:paraId="78CB9AEA" w14:textId="77777777" w:rsidR="00000000" w:rsidRDefault="00000000">
      <w:pPr>
        <w:pStyle w:val="NormalWeb"/>
        <w:numPr>
          <w:ilvl w:val="1"/>
          <w:numId w:val="7"/>
        </w:numPr>
        <w:divId w:val="1189224352"/>
      </w:pPr>
      <w:r>
        <w:rPr>
          <w:rStyle w:val="lev"/>
        </w:rPr>
        <w:t>Les autres spécialistes du développement</w:t>
      </w:r>
      <w:r>
        <w:t xml:space="preserve"> : Les PM, SME, designers, marketing, sale, clients et utilisateurs… valident et approuvent les fonctionnalités.</w:t>
      </w:r>
    </w:p>
    <w:p w14:paraId="3602FA98" w14:textId="77777777" w:rsidR="00000000" w:rsidRDefault="00000000">
      <w:pPr>
        <w:pStyle w:val="NormalWeb"/>
        <w:numPr>
          <w:ilvl w:val="1"/>
          <w:numId w:val="7"/>
        </w:numPr>
        <w:divId w:val="1189224352"/>
      </w:pPr>
      <w:r>
        <w:rPr>
          <w:rStyle w:val="lev"/>
        </w:rPr>
        <w:t>Tous</w:t>
      </w:r>
      <w:r>
        <w:t xml:space="preserve"> : Définissent/écriture de test, les spécifications (DoD) (les tests qui servent de critères de succès) de la livraison.</w:t>
      </w:r>
    </w:p>
    <w:p w14:paraId="2B546F2A" w14:textId="77777777" w:rsidR="00000000" w:rsidRDefault="00000000">
      <w:pPr>
        <w:pStyle w:val="NormalWeb"/>
        <w:numPr>
          <w:ilvl w:val="0"/>
          <w:numId w:val="8"/>
        </w:numPr>
        <w:divId w:val="1189224352"/>
      </w:pPr>
      <w:r>
        <w:rPr>
          <w:rStyle w:val="lev"/>
        </w:rPr>
        <w:t xml:space="preserve">Shift-Left et Shift-Right Testing </w:t>
      </w:r>
    </w:p>
    <w:p w14:paraId="61395ED8" w14:textId="77777777" w:rsidR="00000000" w:rsidRDefault="00000000">
      <w:pPr>
        <w:pStyle w:val="NormalWeb"/>
        <w:numPr>
          <w:ilvl w:val="1"/>
          <w:numId w:val="8"/>
        </w:numPr>
        <w:divId w:val="1189224352"/>
      </w:pPr>
      <w:r>
        <w:rPr>
          <w:rStyle w:val="lev"/>
        </w:rPr>
        <w:t>Shift-Left</w:t>
      </w:r>
      <w:r>
        <w:t xml:space="preserve"> : Intégrer les tests dès le début du cycle de développement. Le PM définit les tests comme spécifications pour les EPICs et STORIES avec les développeurs. Les tests (test execution subtasks) deviennent la DoD pour chaque story et et les stories la DoD des EPICs et les EPICs la DoD de l’initiative (version produit major.minor).</w:t>
      </w:r>
    </w:p>
    <w:p w14:paraId="70F87456" w14:textId="77777777" w:rsidR="00000000" w:rsidRDefault="00000000">
      <w:pPr>
        <w:pStyle w:val="NormalWeb"/>
        <w:numPr>
          <w:ilvl w:val="1"/>
          <w:numId w:val="8"/>
        </w:numPr>
        <w:divId w:val="1189224352"/>
      </w:pPr>
      <w:r>
        <w:rPr>
          <w:rStyle w:val="lev"/>
        </w:rPr>
        <w:t>Shift-Right</w:t>
      </w:r>
      <w:r>
        <w:t xml:space="preserve"> : Continuer les tests après le déploiement (production et développement) pour assurer la qualité et mieux définir les besoins du produit.</w:t>
      </w:r>
    </w:p>
    <w:p w14:paraId="0693E85A" w14:textId="77777777" w:rsidR="00000000" w:rsidRDefault="00000000">
      <w:pPr>
        <w:pStyle w:val="NormalWeb"/>
        <w:numPr>
          <w:ilvl w:val="0"/>
          <w:numId w:val="8"/>
        </w:numPr>
        <w:divId w:val="1189224352"/>
      </w:pPr>
      <w:r>
        <w:rPr>
          <w:rStyle w:val="lev"/>
        </w:rPr>
        <w:t>CI/CD avec Branch Preview et Blue-Green Deployment</w:t>
      </w:r>
    </w:p>
    <w:p w14:paraId="734587C1" w14:textId="77777777" w:rsidR="00000000" w:rsidRDefault="00000000">
      <w:pPr>
        <w:pStyle w:val="NormalWeb"/>
        <w:numPr>
          <w:ilvl w:val="1"/>
          <w:numId w:val="8"/>
        </w:numPr>
        <w:divId w:val="1189224352"/>
      </w:pPr>
      <w:r>
        <w:rPr>
          <w:rStyle w:val="lev"/>
        </w:rPr>
        <w:t>CI/CD</w:t>
      </w:r>
      <w:r>
        <w:t xml:space="preserve"> : Intégrer des pipelines de CI/CD pour automatiser les tests et les déploiements. Utiliser des prévisualisations de branches pour valider les changements avant de les fusionner.</w:t>
      </w:r>
    </w:p>
    <w:p w14:paraId="4D75E6C2" w14:textId="77777777" w:rsidR="00000000" w:rsidRDefault="00000000">
      <w:pPr>
        <w:pStyle w:val="NormalWeb"/>
        <w:numPr>
          <w:ilvl w:val="1"/>
          <w:numId w:val="8"/>
        </w:numPr>
        <w:divId w:val="1189224352"/>
      </w:pPr>
      <w:r>
        <w:rPr>
          <w:rStyle w:val="lev"/>
        </w:rPr>
        <w:t>Blue-Green Deployment</w:t>
      </w:r>
      <w:r>
        <w:t xml:space="preserve"> : Minimiser les interruptions (production et développement) en utilisant des déploiements blue-green.</w:t>
      </w:r>
    </w:p>
    <w:p w14:paraId="3F226CD4" w14:textId="77777777" w:rsidR="00000000" w:rsidRDefault="00000000">
      <w:pPr>
        <w:pStyle w:val="NormalWeb"/>
        <w:numPr>
          <w:ilvl w:val="0"/>
          <w:numId w:val="8"/>
        </w:numPr>
        <w:divId w:val="1189224352"/>
      </w:pPr>
      <w:r>
        <w:rPr>
          <w:rStyle w:val="lev"/>
        </w:rPr>
        <w:t>Transition de Scrum vers Kanban</w:t>
      </w:r>
    </w:p>
    <w:p w14:paraId="26B5DE61" w14:textId="77777777" w:rsidR="00000000" w:rsidRDefault="00000000">
      <w:pPr>
        <w:pStyle w:val="NormalWeb"/>
        <w:numPr>
          <w:ilvl w:val="1"/>
          <w:numId w:val="8"/>
        </w:numPr>
        <w:divId w:val="1189224352"/>
      </w:pPr>
      <w:r>
        <w:rPr>
          <w:rStyle w:val="lev"/>
        </w:rPr>
        <w:t>Kanban</w:t>
      </w:r>
      <w:r>
        <w:t xml:space="preserve"> : Adopter Kanban pour une meilleure visualisation du flux SDLC total de travail et une gestion continue des tâches, ce qui est crucial pour une approche QDD.</w:t>
      </w:r>
    </w:p>
    <w:p w14:paraId="2A20EF27" w14:textId="77777777" w:rsidR="00000000" w:rsidRDefault="00000000">
      <w:pPr>
        <w:pStyle w:val="NormalWeb"/>
        <w:numPr>
          <w:ilvl w:val="0"/>
          <w:numId w:val="8"/>
        </w:numPr>
        <w:divId w:val="1189224352"/>
      </w:pPr>
      <w:r>
        <w:rPr>
          <w:rStyle w:val="lev"/>
        </w:rPr>
        <w:t>Utilisation de Xray/Jira + outil MBT</w:t>
      </w:r>
    </w:p>
    <w:p w14:paraId="4C8382AF" w14:textId="77777777" w:rsidR="00000000" w:rsidRDefault="00000000">
      <w:pPr>
        <w:pStyle w:val="NormalWeb"/>
        <w:numPr>
          <w:ilvl w:val="1"/>
          <w:numId w:val="8"/>
        </w:numPr>
        <w:divId w:val="1189224352"/>
      </w:pPr>
      <w:r>
        <w:rPr>
          <w:rStyle w:val="lev"/>
        </w:rPr>
        <w:t>Documentation et Automatisation</w:t>
      </w:r>
      <w:r>
        <w:t xml:space="preserve"> : Utiliser Xray et Jira pour documenter les tests et les exécutions. Envisager le Model-Based Testing (MBT) pour générer et automatiser les tests dès les premières phases.</w:t>
      </w:r>
    </w:p>
    <w:p w14:paraId="6C395368" w14:textId="77777777" w:rsidR="00000000" w:rsidRDefault="00000000">
      <w:pPr>
        <w:pStyle w:val="NormalWeb"/>
        <w:numPr>
          <w:ilvl w:val="0"/>
          <w:numId w:val="9"/>
        </w:numPr>
      </w:pPr>
      <w:r>
        <w:rPr>
          <w:rStyle w:val="lev"/>
        </w:rPr>
        <w:t>Intégration de la Qualité</w:t>
      </w:r>
      <w:r>
        <w:t xml:space="preserve"> :</w:t>
      </w:r>
    </w:p>
    <w:p w14:paraId="6E41A2D5" w14:textId="77777777" w:rsidR="00000000" w:rsidRDefault="00000000">
      <w:pPr>
        <w:pStyle w:val="NormalWeb"/>
        <w:numPr>
          <w:ilvl w:val="1"/>
          <w:numId w:val="9"/>
        </w:numPr>
      </w:pPr>
      <w:r>
        <w:rPr>
          <w:rStyle w:val="lev"/>
        </w:rPr>
        <w:t>Objectif</w:t>
      </w:r>
      <w:r>
        <w:t xml:space="preserve"> : Assurer que la qualité est intégrée dès le début du cycle de développement et maintenue tout au long du processus.</w:t>
      </w:r>
    </w:p>
    <w:p w14:paraId="6710AE80" w14:textId="77777777" w:rsidR="00000000" w:rsidRDefault="00000000">
      <w:pPr>
        <w:pStyle w:val="NormalWeb"/>
        <w:numPr>
          <w:ilvl w:val="1"/>
          <w:numId w:val="9"/>
        </w:numPr>
      </w:pPr>
      <w:r>
        <w:rPr>
          <w:rStyle w:val="lev"/>
        </w:rPr>
        <w:t>Directives</w:t>
      </w:r>
      <w:r>
        <w:t xml:space="preserve"> :</w:t>
      </w:r>
    </w:p>
    <w:p w14:paraId="06035EB6" w14:textId="77777777" w:rsidR="00000000" w:rsidRDefault="00000000">
      <w:pPr>
        <w:pStyle w:val="NormalWeb"/>
        <w:numPr>
          <w:ilvl w:val="2"/>
          <w:numId w:val="9"/>
        </w:numPr>
      </w:pPr>
      <w:r>
        <w:t>Adoption de pratiques de développement axées sur la qualité, telles que le développement piloté par les tests (TDD) et le développement piloté par le comportement (BDD).</w:t>
      </w:r>
    </w:p>
    <w:p w14:paraId="4A552969" w14:textId="77777777" w:rsidR="00000000" w:rsidRDefault="00000000">
      <w:pPr>
        <w:pStyle w:val="NormalWeb"/>
        <w:numPr>
          <w:ilvl w:val="2"/>
          <w:numId w:val="9"/>
        </w:numPr>
      </w:pPr>
      <w:r>
        <w:t>Mise en place de revues de code régulières et de tests automatisés pour détecter et corriger les défauts rapidement.</w:t>
      </w:r>
    </w:p>
    <w:p w14:paraId="40226AF3" w14:textId="77777777" w:rsidR="00000000" w:rsidRDefault="00000000">
      <w:pPr>
        <w:pStyle w:val="NormalWeb"/>
        <w:numPr>
          <w:ilvl w:val="0"/>
          <w:numId w:val="9"/>
        </w:numPr>
      </w:pPr>
      <w:r>
        <w:rPr>
          <w:rStyle w:val="lev"/>
        </w:rPr>
        <w:t>Amélioration Continue</w:t>
      </w:r>
      <w:r>
        <w:t xml:space="preserve"> :</w:t>
      </w:r>
    </w:p>
    <w:p w14:paraId="036DC2E6" w14:textId="77777777" w:rsidR="00000000" w:rsidRDefault="00000000">
      <w:pPr>
        <w:pStyle w:val="NormalWeb"/>
        <w:numPr>
          <w:ilvl w:val="1"/>
          <w:numId w:val="9"/>
        </w:numPr>
      </w:pPr>
      <w:r>
        <w:rPr>
          <w:rStyle w:val="lev"/>
        </w:rPr>
        <w:t>Objectif</w:t>
      </w:r>
      <w:r>
        <w:t xml:space="preserve"> : Promouvoir une culture d’amélioration continue pour optimiser les processus et les produits.</w:t>
      </w:r>
    </w:p>
    <w:p w14:paraId="24DAA422" w14:textId="77777777" w:rsidR="00000000" w:rsidRDefault="00000000">
      <w:pPr>
        <w:pStyle w:val="NormalWeb"/>
        <w:numPr>
          <w:ilvl w:val="1"/>
          <w:numId w:val="9"/>
        </w:numPr>
      </w:pPr>
      <w:r>
        <w:rPr>
          <w:rStyle w:val="lev"/>
        </w:rPr>
        <w:t>Directives</w:t>
      </w:r>
      <w:r>
        <w:t xml:space="preserve"> :</w:t>
      </w:r>
    </w:p>
    <w:p w14:paraId="72D77721" w14:textId="77777777" w:rsidR="00000000" w:rsidRDefault="00000000">
      <w:pPr>
        <w:pStyle w:val="NormalWeb"/>
        <w:numPr>
          <w:ilvl w:val="2"/>
          <w:numId w:val="9"/>
        </w:numPr>
      </w:pPr>
      <w:r>
        <w:t>Utilisation de métriques de qualité pour évaluer et améliorer les performances.</w:t>
      </w:r>
    </w:p>
    <w:p w14:paraId="4F021177" w14:textId="77777777" w:rsidR="00000000" w:rsidRDefault="00000000">
      <w:pPr>
        <w:pStyle w:val="NormalWeb"/>
        <w:numPr>
          <w:ilvl w:val="2"/>
          <w:numId w:val="9"/>
        </w:numPr>
      </w:pPr>
      <w:r>
        <w:t>Encouragement de la rétroaction et des itérations fréquentes pour affiner les produits et les processus.</w:t>
      </w:r>
    </w:p>
    <w:p w14:paraId="1D64F267" w14:textId="77777777" w:rsidR="00000000" w:rsidRDefault="00000000">
      <w:pPr>
        <w:pStyle w:val="NormalWeb"/>
        <w:numPr>
          <w:ilvl w:val="0"/>
          <w:numId w:val="9"/>
        </w:numPr>
      </w:pPr>
      <w:r>
        <w:rPr>
          <w:rStyle w:val="lev"/>
        </w:rPr>
        <w:t>Collaboration et Communication</w:t>
      </w:r>
      <w:r>
        <w:t xml:space="preserve"> :</w:t>
      </w:r>
    </w:p>
    <w:p w14:paraId="44B409AC" w14:textId="77777777" w:rsidR="00000000" w:rsidRDefault="00000000">
      <w:pPr>
        <w:pStyle w:val="NormalWeb"/>
        <w:numPr>
          <w:ilvl w:val="1"/>
          <w:numId w:val="9"/>
        </w:numPr>
      </w:pPr>
      <w:r>
        <w:rPr>
          <w:rStyle w:val="lev"/>
        </w:rPr>
        <w:t>Objectif</w:t>
      </w:r>
      <w:r>
        <w:t xml:space="preserve"> : Favoriser une collaboration étroite entre les équipes pour garantir une compréhension commune des exigences de qualité.</w:t>
      </w:r>
    </w:p>
    <w:p w14:paraId="49E3E46D" w14:textId="77777777" w:rsidR="00000000" w:rsidRDefault="00000000">
      <w:pPr>
        <w:pStyle w:val="NormalWeb"/>
        <w:numPr>
          <w:ilvl w:val="1"/>
          <w:numId w:val="9"/>
        </w:numPr>
      </w:pPr>
      <w:r>
        <w:rPr>
          <w:rStyle w:val="lev"/>
        </w:rPr>
        <w:t>Directives</w:t>
      </w:r>
      <w:r>
        <w:t xml:space="preserve"> :</w:t>
      </w:r>
    </w:p>
    <w:p w14:paraId="46BEF460" w14:textId="77777777" w:rsidR="00000000" w:rsidRDefault="00000000">
      <w:pPr>
        <w:pStyle w:val="NormalWeb"/>
        <w:numPr>
          <w:ilvl w:val="2"/>
          <w:numId w:val="9"/>
        </w:numPr>
      </w:pPr>
      <w:r>
        <w:t>Mise en place de réunions régulières de synchronisation et de rétrospectives pour partager les connaissances et les meilleures pratiques.</w:t>
      </w:r>
    </w:p>
    <w:p w14:paraId="26B1EB5B" w14:textId="77777777" w:rsidR="00BF05D1" w:rsidRDefault="00000000">
      <w:pPr>
        <w:pStyle w:val="NormalWeb"/>
        <w:numPr>
          <w:ilvl w:val="2"/>
          <w:numId w:val="9"/>
        </w:numPr>
      </w:pPr>
      <w:r>
        <w:t>Utilisation d’outils de gestion de projet et de communication pour assurer une transparence et une coordination efficaces.</w:t>
      </w:r>
    </w:p>
    <w:sectPr w:rsidR="00BF05D1">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10EE"/>
    <w:multiLevelType w:val="multilevel"/>
    <w:tmpl w:val="589A9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404D3"/>
    <w:multiLevelType w:val="multilevel"/>
    <w:tmpl w:val="78888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A1ACD"/>
    <w:multiLevelType w:val="multilevel"/>
    <w:tmpl w:val="9B5C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D1796"/>
    <w:multiLevelType w:val="multilevel"/>
    <w:tmpl w:val="2A72C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36406"/>
    <w:multiLevelType w:val="multilevel"/>
    <w:tmpl w:val="0F0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63B3F"/>
    <w:multiLevelType w:val="multilevel"/>
    <w:tmpl w:val="1DC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F7404"/>
    <w:multiLevelType w:val="multilevel"/>
    <w:tmpl w:val="1842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66852"/>
    <w:multiLevelType w:val="multilevel"/>
    <w:tmpl w:val="C882C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ED42BB"/>
    <w:multiLevelType w:val="multilevel"/>
    <w:tmpl w:val="6ED4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855238">
    <w:abstractNumId w:val="5"/>
  </w:num>
  <w:num w:numId="2" w16cid:durableId="1142575427">
    <w:abstractNumId w:val="7"/>
  </w:num>
  <w:num w:numId="3" w16cid:durableId="1810787033">
    <w:abstractNumId w:val="2"/>
  </w:num>
  <w:num w:numId="4" w16cid:durableId="1585335292">
    <w:abstractNumId w:val="6"/>
  </w:num>
  <w:num w:numId="5" w16cid:durableId="424771107">
    <w:abstractNumId w:val="4"/>
  </w:num>
  <w:num w:numId="6" w16cid:durableId="1851409346">
    <w:abstractNumId w:val="8"/>
  </w:num>
  <w:num w:numId="7" w16cid:durableId="507989287">
    <w:abstractNumId w:val="1"/>
  </w:num>
  <w:num w:numId="8" w16cid:durableId="2098557337">
    <w:abstractNumId w:val="0"/>
  </w:num>
  <w:num w:numId="9" w16cid:durableId="260989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738F"/>
    <w:rsid w:val="000E1FC2"/>
    <w:rsid w:val="00A5738F"/>
    <w:rsid w:val="00BF05D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AA75B"/>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4">
    <w:name w:val="heading 4"/>
    <w:basedOn w:val="Normal"/>
    <w:link w:val="Titre4Car"/>
    <w:uiPriority w:val="9"/>
    <w:qFormat/>
    <w:pPr>
      <w:spacing w:before="100" w:beforeAutospacing="1" w:after="100" w:afterAutospacing="1"/>
      <w:outlineLvl w:val="3"/>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character" w:customStyle="1" w:styleId="aui-icon">
    <w:name w:val="aui-icon"/>
    <w:basedOn w:val="Policepardfau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07711">
      <w:marLeft w:val="0"/>
      <w:marRight w:val="0"/>
      <w:marTop w:val="0"/>
      <w:marBottom w:val="0"/>
      <w:divBdr>
        <w:top w:val="none" w:sz="0" w:space="0" w:color="auto"/>
        <w:left w:val="none" w:sz="0" w:space="0" w:color="auto"/>
        <w:bottom w:val="none" w:sz="0" w:space="0" w:color="auto"/>
        <w:right w:val="none" w:sz="0" w:space="0" w:color="auto"/>
      </w:divBdr>
    </w:div>
    <w:div w:id="1623076382">
      <w:marLeft w:val="0"/>
      <w:marRight w:val="0"/>
      <w:marTop w:val="0"/>
      <w:marBottom w:val="0"/>
      <w:divBdr>
        <w:top w:val="none" w:sz="0" w:space="0" w:color="auto"/>
        <w:left w:val="none" w:sz="0" w:space="0" w:color="auto"/>
        <w:bottom w:val="none" w:sz="0" w:space="0" w:color="auto"/>
        <w:right w:val="none" w:sz="0" w:space="0" w:color="auto"/>
      </w:divBdr>
      <w:divsChild>
        <w:div w:id="118922435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mp"/><Relationship Id="rId5" Type="http://schemas.openxmlformats.org/officeDocument/2006/relationships/hyperlink" Target="file:///C:\wiki\spaces\QA\pages\1939147360\QDD+D+veloppement+pilot+par+la+qualit+Quality-Driven+Developmen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1653</Words>
  <Characters>9092</Characters>
  <Application>Microsoft Office Word</Application>
  <DocSecurity>0</DocSecurity>
  <Lines>75</Lines>
  <Paragraphs>21</Paragraphs>
  <ScaleCrop>false</ScaleCrop>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QDD, Développement piloté par la qualité, Quality-Driven Development (pratique)</dc:title>
  <dc:subject/>
  <dc:creator>Michel Belanger</dc:creator>
  <cp:keywords/>
  <dc:description/>
  <cp:lastModifiedBy>Michel Belanger</cp:lastModifiedBy>
  <cp:revision>2</cp:revision>
  <dcterms:created xsi:type="dcterms:W3CDTF">2026-09-20T16:19:00Z</dcterms:created>
  <dcterms:modified xsi:type="dcterms:W3CDTF">2026-09-20T16:19:00Z</dcterms:modified>
</cp:coreProperties>
</file>